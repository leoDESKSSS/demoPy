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申请github账号   （已有github账号）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899410"/>
            <wp:effectExtent l="0" t="0" r="5080" b="5715"/>
            <wp:docPr id="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403985"/>
            <wp:effectExtent l="0" t="0" r="3810" b="5715"/>
            <wp:docPr id="2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2.安装VCCODE</w:t>
      </w:r>
    </w:p>
    <w:p>
      <w:pPr>
        <w:numPr>
          <w:ilvl w:val="0"/>
          <w:numId w:val="0"/>
        </w:numPr>
        <w:rPr>
          <w:ins w:id="0" w:author="leo" w:date="2020-10-15T22:37:49Z"/>
        </w:rPr>
      </w:pPr>
      <w:r>
        <w:drawing>
          <wp:inline distT="0" distB="0" distL="114300" distR="114300">
            <wp:extent cx="5256530" cy="2892425"/>
            <wp:effectExtent l="0" t="0" r="1270" b="3175"/>
            <wp:docPr id="3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ins w:id="1" w:author="leo" w:date="2020-10-15T22:50:06Z"/>
          <w:rFonts w:hint="eastAsia" w:eastAsiaTheme="minorEastAsia"/>
          <w:lang w:val="en-US" w:eastAsia="zh-CN"/>
        </w:rPr>
      </w:pPr>
      <w:ins w:id="2" w:author="leo" w:date="2020-10-15T22:40:00Z">
        <w:r>
          <w:rPr>
            <w:rFonts w:hint="eastAsia" w:eastAsiaTheme="minorEastAsia"/>
            <w:lang w:val="en-US" w:eastAsia="zh-CN"/>
          </w:rPr>
          <w:drawing>
            <wp:inline distT="0" distB="0" distL="114300" distR="114300">
              <wp:extent cx="5272405" cy="4109720"/>
              <wp:effectExtent l="0" t="0" r="4445" b="5080"/>
              <wp:docPr id="4" name="图片 4" descr="2020-10-15 22-39-50 的屏幕截图"/>
              <wp:cNvGraphicFramePr>
                <a:graphicFrameLocks xmlns:a="http://schemas.openxmlformats.org/drawingml/2006/main" noChangeAspect="true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图片 4" descr="2020-10-15 22-39-50 的屏幕截图"/>
                      <pic:cNvPicPr>
                        <a:picLocks noChangeAspect="true"/>
                      </pic:cNvPicPr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2405" cy="41097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能够实现在电脑端和云端的数据同步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安装git  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547745"/>
            <wp:effectExtent l="0" t="0" r="5080" b="5080"/>
            <wp:docPr id="5" name="图片 5" descr="2020-10-15 22-52-12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0-10-15 22-52-12 的屏幕截图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Git初始化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17040" cy="2233930"/>
            <wp:effectExtent l="0" t="0" r="6985" b="4445"/>
            <wp:docPr id="6" name="图片 6" descr="2020-10-15 23-04-56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0-10-15 23-04-56 的屏幕截图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704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1199515" cy="1639570"/>
            <wp:effectExtent l="0" t="0" r="635" b="8255"/>
            <wp:docPr id="7" name="图片 7" descr="2020-10-15 23-06-14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0-10-15 23-06-14 的屏幕截图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054860" cy="2063750"/>
            <wp:effectExtent l="0" t="0" r="2540" b="3175"/>
            <wp:docPr id="8" name="图片 8" descr="2020-10-15 23-37-11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0-10-15 23-37-11 的屏幕截图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486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drawing>
          <wp:inline distT="0" distB="0" distL="114300" distR="114300">
            <wp:extent cx="2727960" cy="2280920"/>
            <wp:effectExtent l="0" t="0" r="5715" b="5080"/>
            <wp:docPr id="9" name="图片 9" descr="2020-10-15 23-38-50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0-10-15 23-38-50 的屏幕截图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417195"/>
            <wp:effectExtent l="0" t="0" r="3175" b="1905"/>
            <wp:docPr id="10" name="图片 10" descr="2020-10-15 23-28-26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0-10-15 23-28-26 的屏幕截图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77185" cy="1440815"/>
            <wp:effectExtent l="0" t="0" r="8890" b="6985"/>
            <wp:docPr id="11" name="图片 11" descr="2020-10-15 23-29-08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0-10-15 23-29-08 的屏幕截图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840355" cy="771525"/>
            <wp:effectExtent l="0" t="0" r="7620" b="0"/>
            <wp:docPr id="12" name="图片 12" descr="2020-10-15 23-16-29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0-10-15 23-16-29 的屏幕截图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br w:type="page"/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1576705"/>
            <wp:effectExtent l="0" t="0" r="8890" b="4445"/>
            <wp:docPr id="13" name="图片 13" descr="2020-10-15 23-39-05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0-10-15 23-39-05 的屏幕截图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*上传失败 ， 用户名和密码没写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7165" cy="4249420"/>
            <wp:effectExtent l="0" t="0" r="635" b="8255"/>
            <wp:docPr id="14" name="图片 14" descr="2020-10-15 23-46-48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0-10-15 23-46-48 的屏幕截图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47640" cy="2021205"/>
            <wp:effectExtent l="0" t="0" r="635" b="7620"/>
            <wp:docPr id="15" name="图片 15" descr="2020-10-15 23-47-04 的屏幕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0-10-15 23-47-04 的屏幕截图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B7413F8"/>
    <w:multiLevelType w:val="singleLevel"/>
    <w:tmpl w:val="FB7413F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leo">
    <w15:presenceInfo w15:providerId="None" w15:userId="le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2B7D593E"/>
    <w:rsid w:val="2FAB5ACB"/>
    <w:rsid w:val="36FD8CA8"/>
    <w:rsid w:val="4A1947CF"/>
    <w:rsid w:val="56DFCEFC"/>
    <w:rsid w:val="5EDB16B4"/>
    <w:rsid w:val="6BF321DD"/>
    <w:rsid w:val="6FAF4F27"/>
    <w:rsid w:val="78DF141E"/>
    <w:rsid w:val="7BFA2839"/>
    <w:rsid w:val="7D6F084A"/>
    <w:rsid w:val="7D7F9F64"/>
    <w:rsid w:val="7DBB4E76"/>
    <w:rsid w:val="7FF96E3A"/>
    <w:rsid w:val="7FFE8A0D"/>
    <w:rsid w:val="8FAE6CFE"/>
    <w:rsid w:val="BA7DAE35"/>
    <w:rsid w:val="BC17E65C"/>
    <w:rsid w:val="CB7706D3"/>
    <w:rsid w:val="CE7ED90E"/>
    <w:rsid w:val="D5AFC315"/>
    <w:rsid w:val="FFDF9AEF"/>
    <w:rsid w:val="FFE11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microsoft.com/office/2011/relationships/people" Target="people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2018-07-11T23:11:00Z</dcterms:created>
  <dc:creator>d</dc:creator>
  <cp:lastModifiedBy>leo</cp:lastModifiedBy>
  <dcterms:modified xsi:type="dcterms:W3CDTF">2020-10-15T23:52:11Z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